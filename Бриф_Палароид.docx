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161E5" w14:textId="77777777" w:rsidR="002227C1" w:rsidRDefault="002227C1" w:rsidP="002227C1">
      <w:pPr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noProof/>
          <w:sz w:val="20"/>
          <w:szCs w:val="20"/>
        </w:rPr>
        <w:drawing>
          <wp:inline distT="114300" distB="114300" distL="114300" distR="114300" wp14:anchorId="22B856D3" wp14:editId="14E7AEB4">
            <wp:extent cx="2279650" cy="4508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9813" cy="4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57883" w14:textId="77777777" w:rsidR="002227C1" w:rsidRDefault="002227C1" w:rsidP="002227C1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</w:p>
    <w:p w14:paraId="7E8D301F" w14:textId="77777777" w:rsidR="002227C1" w:rsidRDefault="002227C1" w:rsidP="002227C1">
      <w:pPr>
        <w:jc w:val="center"/>
        <w:rPr>
          <w:rFonts w:ascii="Montserrat" w:eastAsia="Montserrat" w:hAnsi="Montserrat" w:cs="Montserrat"/>
          <w:b/>
          <w:sz w:val="28"/>
          <w:szCs w:val="28"/>
        </w:rPr>
      </w:pPr>
      <w:r>
        <w:rPr>
          <w:rFonts w:ascii="Montserrat" w:eastAsia="Montserrat" w:hAnsi="Montserrat" w:cs="Montserrat"/>
          <w:b/>
          <w:sz w:val="28"/>
          <w:szCs w:val="28"/>
        </w:rPr>
        <w:t>БРИФ НА РАЗРАБОТКУ IT-ПРОДУКТА</w:t>
      </w:r>
    </w:p>
    <w:p w14:paraId="097C2341" w14:textId="77777777" w:rsidR="002227C1" w:rsidRDefault="002227C1" w:rsidP="002227C1">
      <w:pPr>
        <w:jc w:val="center"/>
        <w:rPr>
          <w:rFonts w:ascii="Montserrat" w:eastAsia="Montserrat" w:hAnsi="Montserrat" w:cs="Montserrat"/>
          <w:sz w:val="20"/>
          <w:szCs w:val="20"/>
        </w:rPr>
      </w:pPr>
    </w:p>
    <w:p w14:paraId="7A61302E" w14:textId="77777777" w:rsidR="002227C1" w:rsidRDefault="002227C1" w:rsidP="002227C1">
      <w:pPr>
        <w:ind w:firstLine="72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Пожалуйста, заполните данный документ </w:t>
      </w:r>
      <w:r>
        <w:rPr>
          <w:rFonts w:ascii="Montserrat" w:eastAsia="Montserrat" w:hAnsi="Montserrat" w:cs="Montserrat"/>
          <w:sz w:val="20"/>
          <w:szCs w:val="20"/>
          <w:u w:val="single"/>
        </w:rPr>
        <w:t>максимально подробно</w:t>
      </w:r>
      <w:r>
        <w:rPr>
          <w:rFonts w:ascii="Montserrat" w:eastAsia="Montserrat" w:hAnsi="Montserrat" w:cs="Montserrat"/>
          <w:sz w:val="20"/>
          <w:szCs w:val="20"/>
        </w:rPr>
        <w:t xml:space="preserve"> чтобы мы смогли корректно оценить сроки реализации Вашего проекта и правильно подобрать команду.</w:t>
      </w:r>
    </w:p>
    <w:p w14:paraId="7D823E0F" w14:textId="77777777" w:rsidR="002227C1" w:rsidRDefault="002227C1" w:rsidP="002227C1">
      <w:pPr>
        <w:jc w:val="center"/>
        <w:rPr>
          <w:rFonts w:ascii="Montserrat" w:eastAsia="Montserrat" w:hAnsi="Montserrat" w:cs="Montserrat"/>
          <w:i/>
          <w:sz w:val="20"/>
          <w:szCs w:val="20"/>
        </w:rPr>
      </w:pPr>
      <w:r>
        <w:rPr>
          <w:rFonts w:ascii="Montserrat" w:eastAsia="Montserrat" w:hAnsi="Montserrat" w:cs="Montserrat"/>
          <w:i/>
          <w:sz w:val="20"/>
          <w:szCs w:val="20"/>
        </w:rPr>
        <w:t xml:space="preserve"> </w:t>
      </w:r>
    </w:p>
    <w:p w14:paraId="0893AE47" w14:textId="77777777" w:rsidR="002227C1" w:rsidRDefault="002227C1" w:rsidP="002227C1">
      <w:pPr>
        <w:ind w:firstLine="720"/>
        <w:rPr>
          <w:rFonts w:ascii="Montserrat" w:eastAsia="Montserrat" w:hAnsi="Montserrat" w:cs="Montserrat"/>
          <w:i/>
          <w:sz w:val="20"/>
          <w:szCs w:val="20"/>
        </w:rPr>
      </w:pPr>
      <w:r>
        <w:rPr>
          <w:rFonts w:ascii="Montserrat" w:eastAsia="Montserrat" w:hAnsi="Montserrat" w:cs="Montserrat"/>
          <w:i/>
          <w:sz w:val="20"/>
          <w:szCs w:val="20"/>
        </w:rPr>
        <w:t>Мы обеспечиваем полную конфиденциальность предоставляемой вами информации. Она будет использована исключительно для проведения анализа, понимания задачи и расчета временных рамок проекта.</w:t>
      </w:r>
    </w:p>
    <w:p w14:paraId="249191C4" w14:textId="77777777" w:rsidR="002227C1" w:rsidRDefault="002227C1" w:rsidP="002227C1">
      <w:pPr>
        <w:rPr>
          <w:rFonts w:ascii="Montserrat" w:eastAsia="Montserrat" w:hAnsi="Montserrat" w:cs="Montserrat"/>
          <w:sz w:val="20"/>
          <w:szCs w:val="20"/>
        </w:rPr>
      </w:pPr>
    </w:p>
    <w:p w14:paraId="7F91D9FA" w14:textId="77777777" w:rsidR="002227C1" w:rsidRDefault="002227C1" w:rsidP="002227C1">
      <w:pPr>
        <w:rPr>
          <w:rFonts w:ascii="Montserrat" w:eastAsia="Montserrat" w:hAnsi="Montserrat" w:cs="Montserrat"/>
          <w:sz w:val="20"/>
          <w:szCs w:val="20"/>
        </w:rPr>
      </w:pPr>
    </w:p>
    <w:p w14:paraId="19643A7E" w14:textId="77777777" w:rsidR="002227C1" w:rsidRDefault="002227C1" w:rsidP="002227C1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ОБЩАЯ ИНФОРМАЦИЯ</w:t>
      </w:r>
    </w:p>
    <w:tbl>
      <w:tblPr>
        <w:tblStyle w:val="Style1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4"/>
        <w:gridCol w:w="4515"/>
      </w:tblGrid>
      <w:tr w:rsidR="002227C1" w14:paraId="0BFE822A" w14:textId="77777777" w:rsidTr="00B56BB4">
        <w:tc>
          <w:tcPr>
            <w:tcW w:w="4514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B231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Клиент/Заказчик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4FDCF" w14:textId="77777777" w:rsidR="002227C1" w:rsidRPr="002227C1" w:rsidRDefault="002227C1" w:rsidP="002227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2227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Нургыз</w:t>
            </w:r>
            <w:proofErr w:type="spellEnd"/>
          </w:p>
          <w:p w14:paraId="5BD4C10A" w14:textId="65AEFE0C" w:rsidR="002227C1" w:rsidRDefault="002227C1" w:rsidP="00B56BB4">
            <w:pPr>
              <w:widowControl w:val="0"/>
              <w:rPr>
                <w:rFonts w:ascii="Montserrat" w:eastAsia="Montserrat" w:hAnsi="Montserrat" w:cs="Montserrat"/>
              </w:rPr>
            </w:pPr>
            <w:ins w:id="0">
              <w:del w:id="1">
                <w:r>
                  <w:rPr>
                    <w:rFonts w:ascii="Montserrat" w:eastAsia="Montserrat" w:hAnsi="Montserrat" w:cs="Montserrat"/>
                  </w:rPr>
                  <w:delText xml:space="preserve">женский лицей Уму\тumut </w:delText>
                </w:r>
              </w:del>
            </w:ins>
          </w:p>
        </w:tc>
      </w:tr>
      <w:tr w:rsidR="002227C1" w14:paraId="32EFF399" w14:textId="77777777" w:rsidTr="00B56BB4">
        <w:tc>
          <w:tcPr>
            <w:tcW w:w="4514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43D74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Полное название организации/компании (юр лицо)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ED87" w14:textId="77777777" w:rsidR="002227C1" w:rsidRPr="002227C1" w:rsidRDefault="002227C1" w:rsidP="002227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227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POLLAROID__N</w:t>
            </w:r>
          </w:p>
          <w:p w14:paraId="12466DD3" w14:textId="7313A0AA" w:rsidR="002227C1" w:rsidRDefault="002227C1" w:rsidP="00B56BB4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</w:p>
        </w:tc>
      </w:tr>
      <w:tr w:rsidR="002227C1" w14:paraId="210FFD83" w14:textId="77777777" w:rsidTr="00B56BB4">
        <w:trPr>
          <w:trHeight w:val="488"/>
        </w:trPr>
        <w:tc>
          <w:tcPr>
            <w:tcW w:w="4514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0F40C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Описание основных продуктов/услуг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19722" w14:textId="711FD43B" w:rsidR="002227C1" w:rsidRPr="002227C1" w:rsidRDefault="002227C1" w:rsidP="002227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2227C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тудия распечатки фотографий, основанная в 2019 году. Мы печатаем фотографии в стиле </w:t>
            </w:r>
            <w:proofErr w:type="spellStart"/>
            <w:r w:rsidRPr="002227C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Polaroid</w:t>
            </w:r>
            <w:proofErr w:type="spellEnd"/>
            <w:r w:rsidRPr="002227C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Клиенты отправляют фотографии через </w:t>
            </w:r>
            <w:proofErr w:type="spellStart"/>
            <w:r w:rsidRPr="002227C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Telegram</w:t>
            </w:r>
            <w:proofErr w:type="spellEnd"/>
            <w:r w:rsidRPr="002227C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после чего мы оформляем и распечатываем их в стиле </w:t>
            </w:r>
            <w:proofErr w:type="spellStart"/>
            <w:r w:rsidRPr="002227C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полароидных</w:t>
            </w:r>
            <w:proofErr w:type="spellEnd"/>
            <w:r w:rsidRPr="002227C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фото.</w:t>
            </w:r>
          </w:p>
          <w:p w14:paraId="0C98FA6D" w14:textId="77777777" w:rsidR="002227C1" w:rsidRPr="002227C1" w:rsidRDefault="002227C1" w:rsidP="00B56BB4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</w:p>
          <w:p w14:paraId="63CBEB55" w14:textId="77777777" w:rsidR="002227C1" w:rsidRDefault="002227C1" w:rsidP="00B56BB4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2227C1" w14:paraId="711D5D5B" w14:textId="77777777" w:rsidTr="00B56BB4">
        <w:trPr>
          <w:trHeight w:val="488"/>
        </w:trPr>
        <w:tc>
          <w:tcPr>
            <w:tcW w:w="4514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5810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Год основания организации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856F9" w14:textId="0C8B7F43" w:rsidR="002227C1" w:rsidRDefault="002227C1" w:rsidP="00B56BB4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  <w:r>
              <w:rPr>
                <w:rFonts w:ascii="Montserrat" w:eastAsia="Montserrat" w:hAnsi="Montserrat" w:cs="Montserrat"/>
                <w:lang w:val="ru-RU"/>
              </w:rPr>
              <w:t>2019</w:t>
            </w:r>
          </w:p>
        </w:tc>
      </w:tr>
      <w:tr w:rsidR="002227C1" w14:paraId="2A59E77B" w14:textId="77777777" w:rsidTr="00B56BB4">
        <w:tc>
          <w:tcPr>
            <w:tcW w:w="4514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3502B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Контактное лицом (имена)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122C" w14:textId="77777777" w:rsidR="002227C1" w:rsidRPr="002227C1" w:rsidRDefault="002227C1" w:rsidP="002227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2227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Нургыз</w:t>
            </w:r>
            <w:proofErr w:type="spellEnd"/>
          </w:p>
          <w:p w14:paraId="44772882" w14:textId="534A880A" w:rsidR="002227C1" w:rsidRDefault="002227C1" w:rsidP="00B56BB4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2227C1" w14:paraId="2A16611E" w14:textId="77777777" w:rsidTr="00B56BB4">
        <w:tc>
          <w:tcPr>
            <w:tcW w:w="4514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234DF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E-mail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2B07" w14:textId="30B59A57" w:rsidR="002227C1" w:rsidRPr="009525EC" w:rsidRDefault="002227C1" w:rsidP="00B56BB4">
            <w:pPr>
              <w:widowControl w:val="0"/>
              <w:rPr>
                <w:rFonts w:ascii="Montserrat" w:eastAsia="Montserrat" w:hAnsi="Montserrat" w:cs="Montserrat"/>
                <w:lang w:val="ky-KG"/>
              </w:rPr>
            </w:pPr>
            <w:r w:rsidRPr="002227C1">
              <w:rPr>
                <w:rFonts w:ascii="Montserrat" w:eastAsia="Montserrat" w:hAnsi="Montserrat" w:cs="Montserrat"/>
                <w:lang w:val="ky-KG"/>
              </w:rPr>
              <w:t>Nurkyzstalbekkyzy@gmail.com</w:t>
            </w:r>
          </w:p>
        </w:tc>
      </w:tr>
      <w:tr w:rsidR="002227C1" w14:paraId="0C50C461" w14:textId="77777777" w:rsidTr="00B56BB4">
        <w:tc>
          <w:tcPr>
            <w:tcW w:w="4514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90DE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Контактная информация (# тел)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A6DBC" w14:textId="43C57AF2" w:rsidR="002227C1" w:rsidRPr="002227C1" w:rsidRDefault="002227C1" w:rsidP="002227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227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0707198629</w:t>
            </w:r>
          </w:p>
        </w:tc>
      </w:tr>
      <w:tr w:rsidR="002227C1" w14:paraId="4514640F" w14:textId="77777777" w:rsidTr="00B56BB4">
        <w:tc>
          <w:tcPr>
            <w:tcW w:w="4514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A731D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Продукт заказа (сайт/приложение)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EEA05" w14:textId="1F16ABB1" w:rsidR="002227C1" w:rsidRPr="002227C1" w:rsidRDefault="002227C1" w:rsidP="002227C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227C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 для клиентов, где будет размещена вся информация о студии, услугах, товарах, ценах и оформлении заказа</w:t>
            </w:r>
          </w:p>
        </w:tc>
      </w:tr>
    </w:tbl>
    <w:p w14:paraId="3A4F6DAA" w14:textId="77777777" w:rsidR="002227C1" w:rsidRDefault="002227C1" w:rsidP="002227C1">
      <w:pPr>
        <w:rPr>
          <w:rFonts w:ascii="Montserrat" w:eastAsia="Montserrat" w:hAnsi="Montserrat" w:cs="Montserrat"/>
          <w:sz w:val="20"/>
          <w:szCs w:val="20"/>
        </w:rPr>
        <w:sectPr w:rsidR="002227C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142EE0E9" w14:textId="77777777" w:rsidR="002227C1" w:rsidRDefault="002227C1" w:rsidP="002227C1">
      <w:pPr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lastRenderedPageBreak/>
        <w:t>КОНКУРЕНТЫ</w:t>
      </w:r>
    </w:p>
    <w:tbl>
      <w:tblPr>
        <w:tblStyle w:val="Style2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227C1" w14:paraId="0F8982F6" w14:textId="77777777" w:rsidTr="00B56BB4">
        <w:tc>
          <w:tcPr>
            <w:tcW w:w="9029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70F6D" w14:textId="77777777" w:rsidR="002227C1" w:rsidRDefault="002227C1" w:rsidP="00B56BB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Прямые конкуренты</w:t>
            </w:r>
          </w:p>
          <w:p w14:paraId="2397BF10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Необходимо указать прямых конкурентов в Вашем ценовом сегменте. По возможности охарактеризуйте их сильные и слабые стороны. Укажите адреса сайтов.</w:t>
            </w:r>
          </w:p>
        </w:tc>
      </w:tr>
      <w:tr w:rsidR="002227C1" w14:paraId="1B7C5B18" w14:textId="77777777" w:rsidTr="00B56BB4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953F" w14:textId="0A199588" w:rsidR="002227C1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Прямые конкуренты: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proofErr w:type="spellStart"/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Emiprint</w:t>
            </w:r>
            <w:proofErr w:type="spellEnd"/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другие студии распечатки фотографий и </w:t>
            </w:r>
            <w:proofErr w:type="spellStart"/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полароидных</w:t>
            </w:r>
            <w:proofErr w:type="spellEnd"/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фото в Кыргызстане.</w:t>
            </w:r>
          </w:p>
        </w:tc>
      </w:tr>
      <w:tr w:rsidR="002227C1" w14:paraId="39E51938" w14:textId="77777777" w:rsidTr="00B56BB4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3A030" w14:textId="06054767" w:rsidR="002227C1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Сильные стороны конкурентов: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Дольше работают на рынке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Имеют постоянную аудиторию</w:t>
            </w:r>
          </w:p>
        </w:tc>
      </w:tr>
      <w:tr w:rsidR="002227C1" w14:paraId="66240B1E" w14:textId="77777777" w:rsidTr="00B56BB4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642F8" w14:textId="5BD65F1F" w:rsidR="002227C1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Слабые стороны конкурентов: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Небольшой ассортимент товаров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Долгое выполнение заказов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Отсутствие филиалов</w:t>
            </w:r>
          </w:p>
        </w:tc>
      </w:tr>
    </w:tbl>
    <w:p w14:paraId="0FCB74BD" w14:textId="77777777" w:rsidR="002227C1" w:rsidRDefault="002227C1" w:rsidP="002227C1">
      <w:pPr>
        <w:rPr>
          <w:rFonts w:ascii="Montserrat" w:eastAsia="Montserrat" w:hAnsi="Montserrat" w:cs="Montserrat"/>
          <w:sz w:val="20"/>
          <w:szCs w:val="20"/>
        </w:rPr>
      </w:pPr>
    </w:p>
    <w:p w14:paraId="0B4A2D49" w14:textId="77777777" w:rsidR="002227C1" w:rsidRDefault="002227C1" w:rsidP="002227C1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37B80CF5" w14:textId="77777777" w:rsidR="002227C1" w:rsidRDefault="002227C1" w:rsidP="002227C1">
      <w:pPr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ЦЕЛЕВАЯ АУДИТОРИЯ</w:t>
      </w:r>
    </w:p>
    <w:tbl>
      <w:tblPr>
        <w:tblStyle w:val="Style2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227C1" w14:paraId="63181FC5" w14:textId="77777777" w:rsidTr="00B56BB4">
        <w:tc>
          <w:tcPr>
            <w:tcW w:w="9029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D8C4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Покупатель продукта/услуги </w:t>
            </w:r>
          </w:p>
          <w:p w14:paraId="68E98ECC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Опишите, кого Вы считаете своим покупателем (пол, возраст, доход, образование, стиль жизни)</w:t>
            </w:r>
          </w:p>
        </w:tc>
      </w:tr>
      <w:tr w:rsidR="002227C1" w14:paraId="512A52BC" w14:textId="77777777" w:rsidTr="00B56BB4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7FF2" w14:textId="572FB241" w:rsidR="002227C1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Покупатель продукта/услуги: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Наши клиенты — это мамы, которые печатают фотографии своих детей, студенты и школьники, сохраняющие свои будни и воспоминания, молодожёны и семейные пары, которые хотят распечатать важные моменты своей жизни. Также наша аудитория — люди, любящие эстетику и памятные фотографии в стиле </w:t>
            </w:r>
            <w:proofErr w:type="spellStart"/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Polaroid</w:t>
            </w:r>
            <w:proofErr w:type="spellEnd"/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2227C1" w14:paraId="2E970C07" w14:textId="77777777" w:rsidTr="00B56BB4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BE1EC" w14:textId="77777777" w:rsidR="002227C1" w:rsidRDefault="002227C1" w:rsidP="00B56BB4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  <w:tr w:rsidR="002227C1" w14:paraId="248631F3" w14:textId="77777777" w:rsidTr="00B56BB4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EA17" w14:textId="77777777" w:rsidR="002227C1" w:rsidRDefault="002227C1" w:rsidP="00B56BB4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</w:tbl>
    <w:p w14:paraId="4B36F697" w14:textId="77777777" w:rsidR="002227C1" w:rsidRDefault="002227C1" w:rsidP="002227C1">
      <w:pPr>
        <w:rPr>
          <w:rFonts w:ascii="Montserrat" w:eastAsia="Montserrat" w:hAnsi="Montserrat" w:cs="Montserrat"/>
          <w:b/>
          <w:sz w:val="20"/>
          <w:szCs w:val="20"/>
        </w:rPr>
        <w:sectPr w:rsidR="002227C1">
          <w:pgSz w:w="11909" w:h="16834"/>
          <w:pgMar w:top="1440" w:right="1440" w:bottom="1440" w:left="1440" w:header="720" w:footer="720" w:gutter="0"/>
          <w:cols w:space="720"/>
        </w:sectPr>
      </w:pPr>
    </w:p>
    <w:p w14:paraId="169EEB5B" w14:textId="77777777" w:rsidR="002227C1" w:rsidRDefault="002227C1" w:rsidP="002227C1">
      <w:pPr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lastRenderedPageBreak/>
        <w:t>ИНФОРМАЦИЯ О ПРОДУКТЕ/УСЛУГЕ</w:t>
      </w:r>
    </w:p>
    <w:tbl>
      <w:tblPr>
        <w:tblStyle w:val="Style2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2227C1" w14:paraId="47D31968" w14:textId="77777777" w:rsidTr="00B56BB4">
        <w:trPr>
          <w:trHeight w:val="455"/>
        </w:trPr>
        <w:tc>
          <w:tcPr>
            <w:tcW w:w="9029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7B622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Цель создания сайта/приложения</w:t>
            </w:r>
          </w:p>
        </w:tc>
      </w:tr>
      <w:tr w:rsidR="002227C1" w14:paraId="5C005D7F" w14:textId="77777777" w:rsidTr="00B56BB4">
        <w:trPr>
          <w:trHeight w:val="435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50E7" w14:textId="6CADA1AE" w:rsidR="002227C1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Цель создания сайта: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Чтобы клиенты могли легко ознакомиться со всей информацией о нашей студии, узнать о филиалах, услугах, товарах, ценах и в целом понять, чем занимается POLLAROID__N</w:t>
            </w:r>
          </w:p>
        </w:tc>
      </w:tr>
      <w:tr w:rsidR="002227C1" w14:paraId="171613DD" w14:textId="77777777" w:rsidTr="00B56BB4">
        <w:trPr>
          <w:trHeight w:val="455"/>
        </w:trPr>
        <w:tc>
          <w:tcPr>
            <w:tcW w:w="9029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FB817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Какие основные задачи стоят перед разработчиками сайта/приложения</w:t>
            </w:r>
          </w:p>
        </w:tc>
      </w:tr>
      <w:tr w:rsidR="002227C1" w14:paraId="0C409315" w14:textId="77777777" w:rsidTr="00B56BB4">
        <w:trPr>
          <w:trHeight w:val="620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69F2C" w14:textId="77777777" w:rsidR="00564E08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Показать адреса и информацию о филиалах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Разместить актуальные цены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Показать все услуги и товары студии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Упростить знакомство клиентов с брендом POLLAROID__N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Дать возможность быстро оформить заказ и связаться с нами</w:t>
            </w:r>
          </w:p>
          <w:p w14:paraId="741CB45F" w14:textId="24CF6090" w:rsidR="002227C1" w:rsidRPr="009525EC" w:rsidRDefault="002227C1" w:rsidP="00B56BB4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</w:p>
        </w:tc>
      </w:tr>
      <w:tr w:rsidR="002227C1" w14:paraId="40B66F54" w14:textId="77777777" w:rsidTr="00B56BB4">
        <w:trPr>
          <w:trHeight w:val="703"/>
        </w:trPr>
        <w:tc>
          <w:tcPr>
            <w:tcW w:w="9029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735C4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Напишите, что по Вашему ожиданию, должно входить в предварительную структуру сайта/приложения: основные разделы, подразделы и функциональное предназначение. </w:t>
            </w:r>
          </w:p>
        </w:tc>
      </w:tr>
      <w:tr w:rsidR="002227C1" w14:paraId="2BED8D4F" w14:textId="77777777" w:rsidTr="00B56BB4">
        <w:trPr>
          <w:trHeight w:val="620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5A592" w14:textId="273375D0" w:rsidR="002227C1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Главная страница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 нас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Услуги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Цены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Каталог товаров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Галерея работ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Информация о филиалах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Контакты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Онлайн-заказ через </w:t>
            </w:r>
            <w:proofErr w:type="spellStart"/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Telegram</w:t>
            </w:r>
            <w:proofErr w:type="spellEnd"/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/</w:t>
            </w:r>
            <w:proofErr w:type="spellStart"/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WhatsApp</w:t>
            </w:r>
            <w:proofErr w:type="spellEnd"/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Отзывы клиентов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FAQ (ответы на популярные вопросы)</w:t>
            </w:r>
          </w:p>
        </w:tc>
      </w:tr>
      <w:tr w:rsidR="002227C1" w14:paraId="54EC8C44" w14:textId="77777777" w:rsidTr="00B56BB4">
        <w:trPr>
          <w:trHeight w:val="1022"/>
        </w:trPr>
        <w:tc>
          <w:tcPr>
            <w:tcW w:w="9029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2DD2D" w14:textId="77777777" w:rsidR="002227C1" w:rsidRDefault="002227C1" w:rsidP="00B56BB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Какие материалы у Вас у есть?</w:t>
            </w:r>
          </w:p>
          <w:p w14:paraId="2CFBDA25" w14:textId="5EC41E68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Логотип, знак, фирменный цвет, фирменный шрифт, фотографии, материалы, используемые при разработке другой рекламной продукции и т. д.? (если есть брендбук, то прикрепите ссылку/документ)</w:t>
            </w:r>
          </w:p>
        </w:tc>
      </w:tr>
      <w:tr w:rsidR="002227C1" w14:paraId="43B4776A" w14:textId="77777777" w:rsidTr="00B56BB4">
        <w:trPr>
          <w:trHeight w:val="414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E1D3D" w14:textId="3D0661F8" w:rsidR="002227C1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Логотип POLLAROID__N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Фирменные цвета: синий и жёлтый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Фотографии товаров и работ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proofErr w:type="spellStart"/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Instagram</w:t>
            </w:r>
            <w:proofErr w:type="spellEnd"/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-страница бренда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Контент для оформления сайта</w:t>
            </w:r>
          </w:p>
        </w:tc>
      </w:tr>
      <w:tr w:rsidR="002227C1" w14:paraId="67C0BEBA" w14:textId="77777777" w:rsidTr="00B56BB4">
        <w:trPr>
          <w:trHeight w:val="455"/>
        </w:trPr>
        <w:tc>
          <w:tcPr>
            <w:tcW w:w="9029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0312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Желаемые сроки разработки сайта/приложения</w:t>
            </w:r>
          </w:p>
        </w:tc>
      </w:tr>
      <w:tr w:rsidR="002227C1" w14:paraId="09776B21" w14:textId="77777777" w:rsidTr="00B56BB4">
        <w:trPr>
          <w:trHeight w:val="414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1C2B4" w14:textId="52C4AC9F" w:rsidR="002227C1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1 месяц</w:t>
            </w:r>
          </w:p>
        </w:tc>
      </w:tr>
      <w:tr w:rsidR="002227C1" w14:paraId="7E48C992" w14:textId="77777777" w:rsidTr="00B56BB4">
        <w:trPr>
          <w:trHeight w:val="455"/>
        </w:trPr>
        <w:tc>
          <w:tcPr>
            <w:tcW w:w="9029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58E81" w14:textId="77777777" w:rsidR="002227C1" w:rsidRDefault="002227C1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Бюджет проекта (возможны ориентировочные рамки от и до):</w:t>
            </w:r>
          </w:p>
        </w:tc>
      </w:tr>
      <w:tr w:rsidR="002227C1" w14:paraId="0E04F02B" w14:textId="77777777" w:rsidTr="00B56BB4">
        <w:trPr>
          <w:trHeight w:val="455"/>
        </w:trPr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C52B" w14:textId="246685EE" w:rsidR="002227C1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Проект планируется разрабатывать совместно со стажёрами, поэтому бюджет обсуждается индивидуально.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 xml:space="preserve">0 сомов со стороны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Гикс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Про.</w:t>
            </w:r>
          </w:p>
        </w:tc>
      </w:tr>
    </w:tbl>
    <w:p w14:paraId="0E0630D2" w14:textId="77777777" w:rsidR="002227C1" w:rsidRDefault="002227C1" w:rsidP="002227C1">
      <w:pPr>
        <w:rPr>
          <w:rFonts w:ascii="Montserrat" w:eastAsia="Montserrat" w:hAnsi="Montserrat" w:cs="Montserrat"/>
          <w:b/>
          <w:sz w:val="20"/>
          <w:szCs w:val="20"/>
        </w:rPr>
      </w:pPr>
    </w:p>
    <w:p w14:paraId="6FC63EA3" w14:textId="77777777" w:rsidR="00564E08" w:rsidRDefault="00564E08" w:rsidP="002227C1">
      <w:pPr>
        <w:rPr>
          <w:rFonts w:ascii="Montserrat" w:eastAsia="Montserrat" w:hAnsi="Montserrat" w:cs="Montserrat"/>
          <w:b/>
          <w:sz w:val="20"/>
          <w:szCs w:val="20"/>
        </w:rPr>
      </w:pPr>
    </w:p>
    <w:p w14:paraId="235DDBAB" w14:textId="77777777" w:rsidR="00564E08" w:rsidRDefault="00564E08" w:rsidP="00564E08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ОСНОВНЫЕ ТРЕБОВАНИЯ И ПОЖЕЛАНИЯ К ДИЗАЙНУ</w:t>
      </w:r>
    </w:p>
    <w:tbl>
      <w:tblPr>
        <w:tblStyle w:val="Style2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64E08" w14:paraId="1DF84B4A" w14:textId="77777777" w:rsidTr="00B56BB4">
        <w:tc>
          <w:tcPr>
            <w:tcW w:w="9029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0EAB0" w14:textId="77777777" w:rsidR="00564E08" w:rsidRDefault="00564E08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Напишите пожелания к дизайну(если есть)</w:t>
            </w:r>
          </w:p>
        </w:tc>
      </w:tr>
      <w:tr w:rsidR="00564E08" w14:paraId="4946067D" w14:textId="77777777" w:rsidTr="00B56BB4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D1831" w14:textId="6E8169BB" w:rsidR="00564E08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Пожелания к дизайну: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  <w:t>Хотим современный, лёгкий и эстетичный дизайн. Важно, чтобы сайт был удобным, минималистичным и читабельным. Предпочтительные цвета — синий и жёлтый, в стиле бренда POLLAROID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N.</w:t>
            </w:r>
          </w:p>
        </w:tc>
      </w:tr>
      <w:tr w:rsidR="00564E08" w14:paraId="5878528B" w14:textId="77777777" w:rsidTr="00B56BB4">
        <w:tc>
          <w:tcPr>
            <w:tcW w:w="9029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B876" w14:textId="77777777" w:rsidR="00564E08" w:rsidRDefault="00564E08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Напишите адреса нескольких сайтов, которые Вам нравятся. Что именно Вам нравится в этих сайтах (стильный дизайн, удобная навигация и т. п.)?</w:t>
            </w:r>
          </w:p>
        </w:tc>
      </w:tr>
      <w:tr w:rsidR="00564E08" w14:paraId="25F8521C" w14:textId="77777777" w:rsidTr="00B56BB4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57D0" w14:textId="352D53A4" w:rsidR="00564E08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Нравятся современные минималистичные сайты с удобной навигацией, красивым </w:t>
            </w:r>
            <w:proofErr w:type="spellStart"/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визуалом</w:t>
            </w:r>
            <w:proofErr w:type="spellEnd"/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лёгким дизайном.</w:t>
            </w:r>
          </w:p>
          <w:p w14:paraId="37507DD6" w14:textId="77777777" w:rsidR="00564E08" w:rsidRPr="00114DD5" w:rsidRDefault="00564E08" w:rsidP="00B56BB4">
            <w:pPr>
              <w:widowControl w:val="0"/>
              <w:rPr>
                <w:rFonts w:ascii="Montserrat" w:eastAsia="Montserrat" w:hAnsi="Montserrat" w:cs="Montserrat"/>
                <w:lang w:val="ru-RU"/>
              </w:rPr>
            </w:pPr>
          </w:p>
        </w:tc>
      </w:tr>
    </w:tbl>
    <w:p w14:paraId="4272CE12" w14:textId="77777777" w:rsidR="00564E08" w:rsidRPr="00114DD5" w:rsidRDefault="00564E08" w:rsidP="00564E08">
      <w:pPr>
        <w:rPr>
          <w:rFonts w:ascii="Montserrat" w:eastAsia="Montserrat" w:hAnsi="Montserrat" w:cs="Montserrat"/>
          <w:sz w:val="20"/>
          <w:szCs w:val="20"/>
          <w:lang w:val="ru-RU"/>
        </w:rPr>
      </w:pPr>
    </w:p>
    <w:p w14:paraId="49585078" w14:textId="77777777" w:rsidR="00564E08" w:rsidRPr="00114DD5" w:rsidRDefault="00564E08" w:rsidP="00564E08">
      <w:pPr>
        <w:ind w:left="540"/>
        <w:rPr>
          <w:rFonts w:ascii="Montserrat" w:eastAsia="Montserrat" w:hAnsi="Montserrat" w:cs="Montserrat"/>
          <w:sz w:val="20"/>
          <w:szCs w:val="20"/>
          <w:lang w:val="ru-RU"/>
        </w:rPr>
      </w:pPr>
      <w:r w:rsidRPr="00114DD5">
        <w:rPr>
          <w:rFonts w:ascii="Montserrat" w:eastAsia="Montserrat" w:hAnsi="Montserrat" w:cs="Montserrat"/>
          <w:sz w:val="20"/>
          <w:szCs w:val="20"/>
          <w:lang w:val="ru-RU"/>
        </w:rPr>
        <w:t xml:space="preserve">  </w:t>
      </w:r>
    </w:p>
    <w:p w14:paraId="5C13F3D1" w14:textId="77777777" w:rsidR="00564E08" w:rsidRDefault="00564E08" w:rsidP="00564E08">
      <w:pPr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>ДОПОЛНИТЕЛЬНАЯ ИНФОРМАЦИЯ</w:t>
      </w:r>
    </w:p>
    <w:tbl>
      <w:tblPr>
        <w:tblStyle w:val="Style2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564E08" w14:paraId="5F770F08" w14:textId="77777777" w:rsidTr="00B56BB4">
        <w:tc>
          <w:tcPr>
            <w:tcW w:w="9029" w:type="dxa"/>
            <w:shd w:val="clear" w:color="auto" w:fill="4ABAD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D8C2B" w14:textId="77777777" w:rsidR="00564E08" w:rsidRDefault="00564E08" w:rsidP="00B56BB4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Любая информация, которая будет полезна при разработке дизайна/сайта/приложения</w:t>
            </w:r>
          </w:p>
        </w:tc>
      </w:tr>
      <w:tr w:rsidR="00564E08" w14:paraId="6FF5A563" w14:textId="77777777" w:rsidTr="00B56BB4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5EDC" w14:textId="77777777" w:rsidR="00564E08" w:rsidRPr="00564E08" w:rsidRDefault="00564E08" w:rsidP="00564E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564E0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Сайт должен передавать атмосферу сохранения воспоминаний и показывать, для чего важно распечатывать фотографии и сохранять важные моменты жизни</w:t>
            </w:r>
          </w:p>
          <w:p w14:paraId="7B6BC1C5" w14:textId="77777777" w:rsidR="00564E08" w:rsidRDefault="00564E08" w:rsidP="00B56BB4">
            <w:pPr>
              <w:widowControl w:val="0"/>
              <w:rPr>
                <w:rFonts w:ascii="Montserrat" w:eastAsia="Montserrat" w:hAnsi="Montserrat" w:cs="Montserrat"/>
              </w:rPr>
            </w:pPr>
          </w:p>
        </w:tc>
      </w:tr>
    </w:tbl>
    <w:p w14:paraId="6E7E6AAC" w14:textId="1E8BAF06" w:rsidR="00564E08" w:rsidRDefault="00564E08" w:rsidP="002227C1">
      <w:pPr>
        <w:rPr>
          <w:rFonts w:ascii="Montserrat" w:eastAsia="Montserrat" w:hAnsi="Montserrat" w:cs="Montserrat"/>
          <w:b/>
          <w:sz w:val="20"/>
          <w:szCs w:val="20"/>
        </w:rPr>
        <w:sectPr w:rsidR="00564E08">
          <w:pgSz w:w="11909" w:h="16834"/>
          <w:pgMar w:top="1440" w:right="1440" w:bottom="1440" w:left="1440" w:header="720" w:footer="720" w:gutter="0"/>
          <w:cols w:space="720"/>
        </w:sectPr>
      </w:pPr>
    </w:p>
    <w:p w14:paraId="6D6C2771" w14:textId="77777777" w:rsidR="002227C1" w:rsidRPr="00114DD5" w:rsidRDefault="002227C1" w:rsidP="002227C1">
      <w:pPr>
        <w:rPr>
          <w:rFonts w:ascii="Montserrat" w:eastAsia="Montserrat" w:hAnsi="Montserrat" w:cs="Montserrat"/>
          <w:sz w:val="20"/>
          <w:szCs w:val="20"/>
          <w:lang w:val="ru-RU"/>
        </w:rPr>
      </w:pPr>
    </w:p>
    <w:p w14:paraId="6931F8E8" w14:textId="77777777" w:rsidR="002227C1" w:rsidRPr="00114DD5" w:rsidRDefault="002227C1" w:rsidP="002227C1">
      <w:pPr>
        <w:ind w:left="540"/>
        <w:rPr>
          <w:rFonts w:ascii="Montserrat" w:eastAsia="Montserrat" w:hAnsi="Montserrat" w:cs="Montserrat"/>
          <w:sz w:val="20"/>
          <w:szCs w:val="20"/>
          <w:lang w:val="ru-RU"/>
        </w:rPr>
      </w:pPr>
      <w:r w:rsidRPr="00114DD5">
        <w:rPr>
          <w:rFonts w:ascii="Montserrat" w:eastAsia="Montserrat" w:hAnsi="Montserrat" w:cs="Montserrat"/>
          <w:sz w:val="20"/>
          <w:szCs w:val="20"/>
          <w:lang w:val="ru-RU"/>
        </w:rPr>
        <w:t xml:space="preserve">  </w:t>
      </w:r>
    </w:p>
    <w:p w14:paraId="3D26DAFC" w14:textId="18FAAA11" w:rsidR="002227C1" w:rsidRDefault="002227C1" w:rsidP="002227C1">
      <w:pPr>
        <w:jc w:val="center"/>
        <w:rPr>
          <w:rFonts w:ascii="Montserrat" w:eastAsia="Montserrat" w:hAnsi="Montserrat" w:cs="Montserrat"/>
          <w:sz w:val="20"/>
          <w:szCs w:val="20"/>
        </w:rPr>
      </w:pPr>
    </w:p>
    <w:p w14:paraId="1959A66A" w14:textId="77777777" w:rsidR="002227C1" w:rsidRDefault="002227C1" w:rsidP="002227C1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1F51DDD7" w14:textId="77777777" w:rsidR="002227C1" w:rsidRDefault="002227C1" w:rsidP="002227C1">
      <w:p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402098DF" w14:textId="77777777" w:rsidR="00F56029" w:rsidRDefault="00F56029"/>
    <w:sectPr w:rsidR="00F56029"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44"/>
    <w:rsid w:val="002227C1"/>
    <w:rsid w:val="00564E08"/>
    <w:rsid w:val="00952C44"/>
    <w:rsid w:val="00F56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63E57"/>
  <w15:chartTrackingRefBased/>
  <w15:docId w15:val="{EB3F8DD9-EDB9-4918-94B7-33F029C6D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7C1"/>
    <w:pPr>
      <w:spacing w:after="0" w:line="276" w:lineRule="auto"/>
    </w:pPr>
    <w:rPr>
      <w:rFonts w:ascii="Arial" w:eastAsia="Arial" w:hAnsi="Arial" w:cs="Arial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9">
    <w:name w:val="_Style 19"/>
    <w:basedOn w:val="a1"/>
    <w:rsid w:val="002227C1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0">
    <w:name w:val="_Style 20"/>
    <w:basedOn w:val="a1"/>
    <w:rsid w:val="002227C1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a1"/>
    <w:rsid w:val="002227C1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2">
    <w:name w:val="_Style 22"/>
    <w:basedOn w:val="a1"/>
    <w:rsid w:val="002227C1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3">
    <w:name w:val="_Style 23"/>
    <w:basedOn w:val="a1"/>
    <w:rsid w:val="002227C1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4">
    <w:name w:val="_Style 24"/>
    <w:basedOn w:val="a1"/>
    <w:rsid w:val="002227C1"/>
    <w:pPr>
      <w:spacing w:after="0" w:line="240" w:lineRule="auto"/>
    </w:pPr>
    <w:rPr>
      <w:rFonts w:ascii="Arial" w:eastAsia="Arial" w:hAnsi="Arial" w:cs="Arial"/>
      <w:sz w:val="20"/>
      <w:szCs w:val="20"/>
      <w:lang w:eastAsia="ru-RU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Geeks</dc:creator>
  <cp:keywords/>
  <dc:description/>
  <cp:lastModifiedBy>Geeks</cp:lastModifiedBy>
  <cp:revision>2</cp:revision>
  <dcterms:created xsi:type="dcterms:W3CDTF">2026-06-12T05:54:00Z</dcterms:created>
  <dcterms:modified xsi:type="dcterms:W3CDTF">2026-06-12T06:51:00Z</dcterms:modified>
</cp:coreProperties>
</file>